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1.Students details who enrolled for course Big Datat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shd w:fill="222222" w:val="clear"/>
          <w:rtl w:val="0"/>
        </w:rPr>
        <w:t xml:space="preserve">select * from weekend_joining where course='Big Data';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  <w:drawing>
          <wp:inline distB="114300" distT="114300" distL="114300" distR="114300">
            <wp:extent cx="5695950" cy="2873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shd w:fill="222222" w:val="clear"/>
          <w:rtl w:val="0"/>
        </w:rPr>
        <w:t xml:space="preserve">2.Students  who are not done with the payments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shd w:fill="222222" w:val="clear"/>
          <w:rtl w:val="0"/>
        </w:rPr>
        <w:t xml:space="preserve">select * from payment where due_date!='paid';</w:t>
      </w:r>
    </w:p>
    <w:p w:rsidR="00000000" w:rsidDel="00000000" w:rsidP="00000000" w:rsidRDefault="00000000" w:rsidRPr="00000000" w14:paraId="00000007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</w:rPr>
          <w:drawing>
            <wp:inline distB="114300" distT="114300" distL="114300" distR="114300">
              <wp:extent cx="5731200" cy="3225800"/>
              <wp:effectExtent b="0" l="0" r="0" 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3225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8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9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  <w:rtl w:val="0"/>
          </w:rPr>
          <w:t xml:space="preserve">3.students who joined course cloud computing from weekend</w:t>
        </w:r>
      </w:ins>
    </w:p>
    <w:p w:rsidR="00000000" w:rsidDel="00000000" w:rsidP="00000000" w:rsidRDefault="00000000" w:rsidRPr="00000000" w14:paraId="0000000A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  <w:rtl w:val="0"/>
          </w:rPr>
          <w:t xml:space="preserve">select * from weekdays_joining where course='Cloud Computing';</w:t>
        </w:r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</w:rPr>
          <w:drawing>
            <wp:inline distB="114300" distT="114300" distL="114300" distR="114300">
              <wp:extent cx="5731200" cy="3225800"/>
              <wp:effectExtent b="0" l="0" r="0" t="0"/>
              <wp:docPr id="8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3225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B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C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  <w:rtl w:val="0"/>
          </w:rPr>
          <w:t xml:space="preserve">4.students with age more than 24</w:t>
        </w:r>
      </w:ins>
    </w:p>
    <w:p w:rsidR="00000000" w:rsidDel="00000000" w:rsidP="00000000" w:rsidRDefault="00000000" w:rsidRPr="00000000" w14:paraId="0000000D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  <w:rtl w:val="0"/>
          </w:rPr>
          <w:t xml:space="preserve">select * from enquiry where age &gt; 24;</w:t>
        </w:r>
      </w:ins>
    </w:p>
    <w:p w:rsidR="00000000" w:rsidDel="00000000" w:rsidP="00000000" w:rsidRDefault="00000000" w:rsidRPr="00000000" w14:paraId="0000000E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</w:rPr>
          <w:drawing>
            <wp:inline distB="114300" distT="114300" distL="114300" distR="114300">
              <wp:extent cx="5731200" cy="3225800"/>
              <wp:effectExtent b="0" l="0" r="0" t="0"/>
              <wp:docPr id="6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3225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F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0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  <w:rtl w:val="0"/>
          </w:rPr>
          <w:t xml:space="preserve">5.students who are more than 24 and from Big data course</w:t>
        </w:r>
      </w:ins>
    </w:p>
    <w:p w:rsidR="00000000" w:rsidDel="00000000" w:rsidP="00000000" w:rsidRDefault="00000000" w:rsidRPr="00000000" w14:paraId="00000011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  <w:rtl w:val="0"/>
          </w:rPr>
          <w:t xml:space="preserve">select * from enquiry where age &gt; 24 and course = 'Big Data';</w:t>
        </w:r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</w:rPr>
          <w:drawing>
            <wp:inline distB="114300" distT="114300" distL="114300" distR="114300">
              <wp:extent cx="5731200" cy="3225800"/>
              <wp:effectExtent b="0" l="0" r="0" t="0"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3225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2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3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  <w:rtl w:val="0"/>
          </w:rPr>
          <w:t xml:space="preserve">6.students who done the course payment with half of its course fee</w:t>
        </w:r>
      </w:ins>
    </w:p>
    <w:p w:rsidR="00000000" w:rsidDel="00000000" w:rsidP="00000000" w:rsidRDefault="00000000" w:rsidRPr="00000000" w14:paraId="00000014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  <w:rtl w:val="0"/>
          </w:rPr>
          <w:t xml:space="preserve">select * from payment where paid &gt;=(fee/2);</w:t>
        </w:r>
      </w:ins>
    </w:p>
    <w:p w:rsidR="00000000" w:rsidDel="00000000" w:rsidP="00000000" w:rsidRDefault="00000000" w:rsidRPr="00000000" w14:paraId="00000015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</w:rPr>
          <w:drawing>
            <wp:inline distB="114300" distT="114300" distL="114300" distR="114300">
              <wp:extent cx="5731200" cy="3225800"/>
              <wp:effectExtent b="0" l="0" r="0" t="0"/>
              <wp:docPr id="7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3225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6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7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  <w:rtl w:val="0"/>
          </w:rPr>
          <w:t xml:space="preserve">7.show all different courses available</w:t>
        </w:r>
      </w:ins>
    </w:p>
    <w:p w:rsidR="00000000" w:rsidDel="00000000" w:rsidP="00000000" w:rsidRDefault="00000000" w:rsidRPr="00000000" w14:paraId="00000018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  <w:rtl w:val="0"/>
          </w:rPr>
          <w:t xml:space="preserve">select DISTINCT course from enquiry;</w:t>
        </w:r>
      </w:ins>
    </w:p>
    <w:p w:rsidR="00000000" w:rsidDel="00000000" w:rsidP="00000000" w:rsidRDefault="00000000" w:rsidRPr="00000000" w14:paraId="00000019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A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  <w:rtl w:val="0"/>
          </w:rPr>
          <w:t xml:space="preserve">Artificial Intelligence</w:t>
        </w:r>
      </w:ins>
    </w:p>
    <w:p w:rsidR="00000000" w:rsidDel="00000000" w:rsidP="00000000" w:rsidRDefault="00000000" w:rsidRPr="00000000" w14:paraId="0000001B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  <w:rtl w:val="0"/>
          </w:rPr>
          <w:t xml:space="preserve">Big Data</w:t>
        </w:r>
      </w:ins>
    </w:p>
    <w:p w:rsidR="00000000" w:rsidDel="00000000" w:rsidP="00000000" w:rsidRDefault="00000000" w:rsidRPr="00000000" w14:paraId="0000001C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  <w:rtl w:val="0"/>
          </w:rPr>
          <w:t xml:space="preserve">Cloud Computing</w:t>
        </w:r>
      </w:ins>
    </w:p>
    <w:p w:rsidR="00000000" w:rsidDel="00000000" w:rsidP="00000000" w:rsidRDefault="00000000" w:rsidRPr="00000000" w14:paraId="0000001D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  <w:rtl w:val="0"/>
          </w:rPr>
          <w:t xml:space="preserve">Full Stack</w:t>
        </w:r>
      </w:ins>
    </w:p>
    <w:p w:rsidR="00000000" w:rsidDel="00000000" w:rsidP="00000000" w:rsidRDefault="00000000" w:rsidRPr="00000000" w14:paraId="0000001E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  <w:rtl w:val="0"/>
          </w:rPr>
          <w:t xml:space="preserve">Machine Learnig</w:t>
        </w:r>
      </w:ins>
    </w:p>
    <w:p w:rsidR="00000000" w:rsidDel="00000000" w:rsidP="00000000" w:rsidRDefault="00000000" w:rsidRPr="00000000" w14:paraId="0000001F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  <w:rtl w:val="0"/>
          </w:rPr>
          <w:t xml:space="preserve">Machine Learning</w:t>
        </w:r>
      </w:ins>
    </w:p>
    <w:p w:rsidR="00000000" w:rsidDel="00000000" w:rsidP="00000000" w:rsidRDefault="00000000" w:rsidRPr="00000000" w14:paraId="00000020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1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  <w:rtl w:val="0"/>
          </w:rPr>
          <w:t xml:space="preserve">8.students who got more than 10 % discount  and age more than 22</w:t>
        </w:r>
      </w:ins>
    </w:p>
    <w:p w:rsidR="00000000" w:rsidDel="00000000" w:rsidP="00000000" w:rsidRDefault="00000000" w:rsidRPr="00000000" w14:paraId="00000022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  <w:rtl w:val="0"/>
          </w:rPr>
          <w:t xml:space="preserve">select * from enquiry where discount&lt;=10 and age &gt;22;</w:t>
        </w:r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</w:rPr>
          <w:drawing>
            <wp:inline distB="114300" distT="114300" distL="114300" distR="114300">
              <wp:extent cx="5731200" cy="3225800"/>
              <wp:effectExtent b="0" l="0" r="0" t="0"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3225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3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4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  <w:rtl w:val="0"/>
          </w:rPr>
          <w:t xml:space="preserve">9.all the course and their fee from enquiry table</w:t>
        </w:r>
      </w:ins>
    </w:p>
    <w:p w:rsidR="00000000" w:rsidDel="00000000" w:rsidP="00000000" w:rsidRDefault="00000000" w:rsidRPr="00000000" w14:paraId="00000025">
      <w:pPr>
        <w:rPr>
          <w:ins w:author="Subodh Kumar" w:id="0" w:date="2021-08-26T18:32:43Z"/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ins w:author="Subodh Kumar" w:id="0" w:date="2021-08-26T18:32:43Z"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  <w:rtl w:val="0"/>
          </w:rPr>
          <w:t xml:space="preserve">select course,fee from equiry;</w:t>
        </w:r>
        <w:r w:rsidDel="00000000" w:rsidR="00000000" w:rsidRPr="00000000">
          <w:rPr>
            <w:rFonts w:ascii="Courier New" w:cs="Courier New" w:eastAsia="Courier New" w:hAnsi="Courier New"/>
            <w:color w:val="ffffff"/>
            <w:sz w:val="20"/>
            <w:szCs w:val="20"/>
            <w:shd w:fill="222222" w:val="clear"/>
          </w:rPr>
          <w:drawing>
            <wp:inline distB="114300" distT="114300" distL="114300" distR="114300">
              <wp:extent cx="5731200" cy="3225800"/>
              <wp:effectExtent b="0" l="0" r="0" t="0"/>
              <wp:docPr id="4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3225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ffffff"/>
          <w:sz w:val="20"/>
          <w:szCs w:val="20"/>
          <w:shd w:fill="222222" w:val="clea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